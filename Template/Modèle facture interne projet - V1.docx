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E1BEC" w14:textId="082BEEBF" w:rsidR="005143C3" w:rsidRPr="005143C3" w:rsidRDefault="00A210F9" w:rsidP="0070736C">
      <w:pPr>
        <w:spacing w:after="0" w:line="240" w:lineRule="auto"/>
        <w:jc w:val="center"/>
        <w:rPr>
          <w:rFonts w:ascii="Calibri" w:eastAsia="Times New Roman" w:hAnsi="Calibri" w:cs="Calibri"/>
          <w:b/>
          <w:bCs/>
          <w:sz w:val="28"/>
          <w:szCs w:val="28"/>
          <w:lang w:eastAsia="fr-FR"/>
        </w:rPr>
      </w:pPr>
      <w:r w:rsidRPr="004E19BF">
        <w:rPr>
          <w:rFonts w:ascii="Calibri" w:eastAsia="Times New Roman" w:hAnsi="Calibri" w:cs="Calibri"/>
          <w:b/>
          <w:bCs/>
          <w:noProof/>
          <w:sz w:val="28"/>
          <w:szCs w:val="28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527AE8" wp14:editId="644DBB82">
                <wp:simplePos x="0" y="0"/>
                <wp:positionH relativeFrom="column">
                  <wp:posOffset>-680720</wp:posOffset>
                </wp:positionH>
                <wp:positionV relativeFrom="paragraph">
                  <wp:posOffset>-823595</wp:posOffset>
                </wp:positionV>
                <wp:extent cx="1400175" cy="809625"/>
                <wp:effectExtent l="0" t="0" r="9525" b="952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809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0BBA60" w14:textId="6F78BF50" w:rsidR="00A210F9" w:rsidRDefault="00A210F9" w:rsidP="00A210F9">
                            <w:pPr>
                              <w:pStyle w:val="NormalWeb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A07094" wp14:editId="20C43215">
                                  <wp:extent cx="1304925" cy="816610"/>
                                  <wp:effectExtent l="0" t="0" r="9525" b="2540"/>
                                  <wp:docPr id="3" name="Image 3" descr="C:\Users\ieboua\Desktop\bureau\LOGO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ieboua\Desktop\bureau\LOGO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29548" cy="83201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F94CD2B" w14:textId="77777777" w:rsidR="00A210F9" w:rsidRDefault="00A210F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527AE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53.6pt;margin-top:-64.85pt;width:110.25pt;height:6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" fillcolor="white [3201]" stroked="f" strokeweight=".5pt">
                <v:textbox>
                  <w:txbxContent>
                    <w:p w14:paraId="7C0BBA60" w14:textId="6F78BF50" w:rsidR="00A210F9" w:rsidRDefault="00A210F9" w:rsidP="00A210F9">
                      <w:pPr>
                        <w:pStyle w:val="NormalWeb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EA07094" wp14:editId="20C43215">
                            <wp:extent cx="1304925" cy="816610"/>
                            <wp:effectExtent l="0" t="0" r="9525" b="2540"/>
                            <wp:docPr id="3" name="Image 3" descr="C:\Users\ieboua\Desktop\bureau\LOGO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ieboua\Desktop\bureau\LOGO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29548" cy="8320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F94CD2B" w14:textId="77777777" w:rsidR="00A210F9" w:rsidRDefault="00A210F9"/>
                  </w:txbxContent>
                </v:textbox>
              </v:shape>
            </w:pict>
          </mc:Fallback>
        </mc:AlternateContent>
      </w:r>
      <w:r w:rsidR="005143C3" w:rsidRPr="004E19BF">
        <w:rPr>
          <w:rFonts w:ascii="Calibri" w:eastAsia="Times New Roman" w:hAnsi="Calibri" w:cs="Calibri"/>
          <w:b/>
          <w:bCs/>
          <w:sz w:val="28"/>
          <w:szCs w:val="28"/>
          <w:u w:val="single"/>
          <w:lang w:eastAsia="fr-FR"/>
        </w:rPr>
        <w:t>FACTURE</w:t>
      </w:r>
      <w:r w:rsidR="00B33882" w:rsidRPr="004E19BF">
        <w:rPr>
          <w:rFonts w:ascii="Calibri" w:eastAsia="Times New Roman" w:hAnsi="Calibri" w:cs="Calibri"/>
          <w:b/>
          <w:bCs/>
          <w:sz w:val="28"/>
          <w:szCs w:val="28"/>
          <w:u w:val="single"/>
          <w:lang w:eastAsia="fr-FR"/>
        </w:rPr>
        <w:t xml:space="preserve"> INTERNE - CESSION INTERNE</w:t>
      </w:r>
      <w:r w:rsidR="00965FCB">
        <w:rPr>
          <w:rStyle w:val="Appelnotedebasdep"/>
          <w:rFonts w:ascii="Calibri" w:eastAsia="Times New Roman" w:hAnsi="Calibri" w:cs="Calibri"/>
          <w:b/>
          <w:bCs/>
          <w:sz w:val="28"/>
          <w:szCs w:val="28"/>
          <w:lang w:eastAsia="fr-FR"/>
        </w:rPr>
        <w:footnoteReference w:id="1"/>
      </w:r>
    </w:p>
    <w:p w14:paraId="64223195" w14:textId="77777777" w:rsidR="0067279D" w:rsidRDefault="0067279D"/>
    <w:p w14:paraId="0ED4FCEB" w14:textId="77777777" w:rsidR="005143C3" w:rsidRPr="005143C3" w:rsidRDefault="005143C3" w:rsidP="005143C3">
      <w:pPr>
        <w:rPr>
          <w:b/>
        </w:rPr>
      </w:pPr>
      <w:r w:rsidRPr="005143C3">
        <w:rPr>
          <w:b/>
        </w:rPr>
        <w:t>ENTITÉ ÉMETTRICE (Prestataire Secondaire)</w:t>
      </w:r>
      <w:r w:rsidRPr="005143C3">
        <w:rPr>
          <w:b/>
        </w:rPr>
        <w:tab/>
      </w:r>
      <w:r w:rsidRPr="005143C3">
        <w:rPr>
          <w:b/>
        </w:rPr>
        <w:tab/>
      </w:r>
    </w:p>
    <w:p w14:paraId="0CE29ABD" w14:textId="16F36CD5" w:rsidR="00DF3043" w:rsidRDefault="00007950" w:rsidP="00965FCB">
      <w:pPr>
        <w:pStyle w:val="Paragraphedeliste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CFE1C5" wp14:editId="26484123">
                <wp:simplePos x="0" y="0"/>
                <wp:positionH relativeFrom="column">
                  <wp:posOffset>3505229</wp:posOffset>
                </wp:positionH>
                <wp:positionV relativeFrom="paragraph">
                  <wp:posOffset>37603</wp:posOffset>
                </wp:positionV>
                <wp:extent cx="3013544" cy="1232452"/>
                <wp:effectExtent l="0" t="0" r="0" b="635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3544" cy="12324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96DEEB" w14:textId="77777777" w:rsidR="005143C3" w:rsidRDefault="005143C3" w:rsidP="005143C3">
                            <w:pPr>
                              <w:spacing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DOIT :</w:t>
                            </w:r>
                          </w:p>
                          <w:p w14:paraId="20F2C885" w14:textId="77777777" w:rsidR="005143C3" w:rsidRPr="005143C3" w:rsidRDefault="005143C3" w:rsidP="005143C3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5143C3">
                              <w:rPr>
                                <w:b/>
                              </w:rPr>
                              <w:t xml:space="preserve">ENTITÉ DESTINATAIRE (Prestataire Principal) </w:t>
                            </w:r>
                          </w:p>
                          <w:p w14:paraId="1F8D9391" w14:textId="5B87716E" w:rsidR="00DF3043" w:rsidRDefault="00DF3043" w:rsidP="005143C3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567"/>
                            </w:pPr>
                            <w:r>
                              <w:t>Pôle :</w:t>
                            </w:r>
                            <w:ins w:id="0" w:author="Yves-Patrick EBOUA" w:date="2025-12-10T11:26:00Z" w16du:dateUtc="2025-12-10T10:26:00Z">
                              <w:r w:rsidR="00BC7AA4">
                                <w:t xml:space="preserve"> {{</w:t>
                              </w:r>
                              <w:proofErr w:type="spellStart"/>
                              <w:r w:rsidR="00BC7AA4">
                                <w:t>pole_destinataire</w:t>
                              </w:r>
                              <w:proofErr w:type="spellEnd"/>
                              <w:r w:rsidR="00BC7AA4">
                                <w:t>}}</w:t>
                              </w:r>
                            </w:ins>
                          </w:p>
                          <w:p w14:paraId="268290C2" w14:textId="203322C6" w:rsidR="005143C3" w:rsidRDefault="005143C3" w:rsidP="00DF3043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567"/>
                            </w:pPr>
                            <w:r>
                              <w:t xml:space="preserve">Département / Direction : </w:t>
                            </w:r>
                            <w:ins w:id="1" w:author="Yves-Patrick EBOUA" w:date="2025-12-10T11:26:00Z" w16du:dateUtc="2025-12-10T10:26:00Z">
                              <w:r w:rsidR="00BC7AA4">
                                <w:t>{{</w:t>
                              </w:r>
                              <w:proofErr w:type="spellStart"/>
                              <w:r w:rsidR="00BC7AA4">
                                <w:t>dept_dir_destinataire</w:t>
                              </w:r>
                              <w:proofErr w:type="spellEnd"/>
                              <w:r w:rsidR="00BC7AA4">
                                <w:t>}}</w:t>
                              </w:r>
                            </w:ins>
                          </w:p>
                          <w:p w14:paraId="79F83246" w14:textId="24CBBBD1" w:rsidR="005143C3" w:rsidRDefault="005143C3" w:rsidP="005143C3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567"/>
                            </w:pPr>
                            <w:r>
                              <w:t>Code projet</w:t>
                            </w:r>
                            <w:proofErr w:type="gramStart"/>
                            <w:r>
                              <w:t> :</w:t>
                            </w:r>
                            <w:ins w:id="2" w:author="Yves-Patrick EBOUA" w:date="2025-12-10T11:51:00Z" w16du:dateUtc="2025-12-10T10:51:00Z">
                              <w:r w:rsidR="00C45699">
                                <w:t>{</w:t>
                              </w:r>
                              <w:proofErr w:type="gramEnd"/>
                              <w:r w:rsidR="00C45699">
                                <w:t>{</w:t>
                              </w:r>
                              <w:proofErr w:type="spellStart"/>
                              <w:r w:rsidR="00C45699">
                                <w:t>code_projet</w:t>
                              </w:r>
                              <w:proofErr w:type="spellEnd"/>
                              <w:r w:rsidR="00C45699">
                                <w:t>}}</w:t>
                              </w:r>
                            </w:ins>
                          </w:p>
                          <w:p w14:paraId="41AD926D" w14:textId="77777777" w:rsidR="005143C3" w:rsidRDefault="005143C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CFE1C5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7" type="#_x0000_t202" style="position:absolute;left:0;text-align:left;margin-left:276pt;margin-top:2.95pt;width:237.3pt;height:9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" fillcolor="white [3201]" stroked="f" strokeweight=".5pt">
                <v:textbox>
                  <w:txbxContent>
                    <w:p w14:paraId="7296DEEB" w14:textId="77777777" w:rsidR="005143C3" w:rsidRDefault="005143C3" w:rsidP="005143C3">
                      <w:pPr>
                        <w:spacing w:after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DOIT :</w:t>
                      </w:r>
                    </w:p>
                    <w:p w14:paraId="20F2C885" w14:textId="77777777" w:rsidR="005143C3" w:rsidRPr="005143C3" w:rsidRDefault="005143C3" w:rsidP="005143C3">
                      <w:pPr>
                        <w:spacing w:after="0"/>
                        <w:rPr>
                          <w:b/>
                        </w:rPr>
                      </w:pPr>
                      <w:r w:rsidRPr="005143C3">
                        <w:rPr>
                          <w:b/>
                        </w:rPr>
                        <w:t xml:space="preserve">ENTITÉ DESTINATAIRE (Prestataire Principal) </w:t>
                      </w:r>
                    </w:p>
                    <w:p w14:paraId="1F8D9391" w14:textId="5B87716E" w:rsidR="00DF3043" w:rsidRDefault="00DF3043" w:rsidP="005143C3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/>
                        <w:ind w:left="567"/>
                      </w:pPr>
                      <w:r>
                        <w:t>Pôle :</w:t>
                      </w:r>
                      <w:ins w:id="3" w:author="Yves-Patrick EBOUA" w:date="2025-12-10T11:26:00Z" w16du:dateUtc="2025-12-10T10:26:00Z">
                        <w:r w:rsidR="00BC7AA4">
                          <w:t xml:space="preserve"> {{</w:t>
                        </w:r>
                        <w:proofErr w:type="spellStart"/>
                        <w:r w:rsidR="00BC7AA4">
                          <w:t>pole_destinataire</w:t>
                        </w:r>
                        <w:proofErr w:type="spellEnd"/>
                        <w:r w:rsidR="00BC7AA4">
                          <w:t>}}</w:t>
                        </w:r>
                      </w:ins>
                    </w:p>
                    <w:p w14:paraId="268290C2" w14:textId="203322C6" w:rsidR="005143C3" w:rsidRDefault="005143C3" w:rsidP="00DF3043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/>
                        <w:ind w:left="567"/>
                      </w:pPr>
                      <w:r>
                        <w:t xml:space="preserve">Département / Direction : </w:t>
                      </w:r>
                      <w:ins w:id="4" w:author="Yves-Patrick EBOUA" w:date="2025-12-10T11:26:00Z" w16du:dateUtc="2025-12-10T10:26:00Z">
                        <w:r w:rsidR="00BC7AA4">
                          <w:t>{{</w:t>
                        </w:r>
                        <w:proofErr w:type="spellStart"/>
                        <w:r w:rsidR="00BC7AA4">
                          <w:t>dept_dir_destinataire</w:t>
                        </w:r>
                        <w:proofErr w:type="spellEnd"/>
                        <w:r w:rsidR="00BC7AA4">
                          <w:t>}}</w:t>
                        </w:r>
                      </w:ins>
                    </w:p>
                    <w:p w14:paraId="79F83246" w14:textId="24CBBBD1" w:rsidR="005143C3" w:rsidRDefault="005143C3" w:rsidP="005143C3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/>
                        <w:ind w:left="567"/>
                      </w:pPr>
                      <w:r>
                        <w:t>Code projet</w:t>
                      </w:r>
                      <w:proofErr w:type="gramStart"/>
                      <w:r>
                        <w:t> :</w:t>
                      </w:r>
                      <w:ins w:id="5" w:author="Yves-Patrick EBOUA" w:date="2025-12-10T11:51:00Z" w16du:dateUtc="2025-12-10T10:51:00Z">
                        <w:r w:rsidR="00C45699">
                          <w:t>{</w:t>
                        </w:r>
                        <w:proofErr w:type="gramEnd"/>
                        <w:r w:rsidR="00C45699">
                          <w:t>{</w:t>
                        </w:r>
                        <w:proofErr w:type="spellStart"/>
                        <w:r w:rsidR="00C45699">
                          <w:t>code_projet</w:t>
                        </w:r>
                        <w:proofErr w:type="spellEnd"/>
                        <w:r w:rsidR="00C45699">
                          <w:t>}}</w:t>
                        </w:r>
                      </w:ins>
                    </w:p>
                    <w:p w14:paraId="41AD926D" w14:textId="77777777" w:rsidR="005143C3" w:rsidRDefault="005143C3"/>
                  </w:txbxContent>
                </v:textbox>
              </v:shape>
            </w:pict>
          </mc:Fallback>
        </mc:AlternateContent>
      </w:r>
      <w:r w:rsidR="00DF3043">
        <w:t xml:space="preserve">Pôle </w:t>
      </w:r>
      <w:r w:rsidR="00DF3043" w:rsidRPr="00BC7AA4">
        <w:rPr>
          <w:color w:val="000000" w:themeColor="text1"/>
        </w:rPr>
        <w:t>:</w:t>
      </w:r>
      <w:ins w:id="3" w:author="Yves-Patrick EBOUA" w:date="2025-12-10T11:24:00Z" w16du:dateUtc="2025-12-10T10:24:00Z">
        <w:r w:rsidR="00BC7AA4" w:rsidRPr="00BC7AA4">
          <w:rPr>
            <w:color w:val="000000" w:themeColor="text1"/>
          </w:rPr>
          <w:t xml:space="preserve"> {{</w:t>
        </w:r>
        <w:proofErr w:type="spellStart"/>
        <w:r w:rsidR="00BC7AA4" w:rsidRPr="00BC7AA4">
          <w:rPr>
            <w:color w:val="000000" w:themeColor="text1"/>
          </w:rPr>
          <w:t>pole</w:t>
        </w:r>
      </w:ins>
      <w:ins w:id="4" w:author="Yves-Patrick EBOUA" w:date="2025-12-10T11:25:00Z" w16du:dateUtc="2025-12-10T10:25:00Z">
        <w:r w:rsidR="00BC7AA4">
          <w:rPr>
            <w:color w:val="000000" w:themeColor="text1"/>
          </w:rPr>
          <w:t>_emettrice</w:t>
        </w:r>
      </w:ins>
      <w:proofErr w:type="spellEnd"/>
      <w:ins w:id="5" w:author="Yves-Patrick EBOUA" w:date="2025-12-10T11:24:00Z" w16du:dateUtc="2025-12-10T10:24:00Z">
        <w:r w:rsidR="00BC7AA4" w:rsidRPr="00BC7AA4">
          <w:rPr>
            <w:color w:val="000000" w:themeColor="text1"/>
          </w:rPr>
          <w:t>}}</w:t>
        </w:r>
      </w:ins>
    </w:p>
    <w:p w14:paraId="028572C1" w14:textId="7BAEAE96" w:rsidR="005143C3" w:rsidRDefault="005143C3" w:rsidP="00DF3043">
      <w:pPr>
        <w:pStyle w:val="Paragraphedeliste"/>
        <w:numPr>
          <w:ilvl w:val="0"/>
          <w:numId w:val="3"/>
        </w:numPr>
      </w:pPr>
      <w:r>
        <w:t>Département / Direction :</w:t>
      </w:r>
      <w:ins w:id="6" w:author="Yves-Patrick EBOUA" w:date="2025-12-10T11:25:00Z" w16du:dateUtc="2025-12-10T10:25:00Z">
        <w:r w:rsidR="00BC7AA4">
          <w:t xml:space="preserve"> {{dept_dir_e</w:t>
        </w:r>
      </w:ins>
      <w:ins w:id="7" w:author="Yves-Patrick EBOUA" w:date="2025-12-10T11:26:00Z" w16du:dateUtc="2025-12-10T10:26:00Z">
        <w:r w:rsidR="00BC7AA4">
          <w:t>mettrice</w:t>
        </w:r>
      </w:ins>
      <w:ins w:id="8" w:author="Yves-Patrick EBOUA" w:date="2025-12-10T11:25:00Z" w16du:dateUtc="2025-12-10T10:25:00Z">
        <w:r w:rsidR="00BC7AA4">
          <w:t>}}</w:t>
        </w:r>
      </w:ins>
      <w:r>
        <w:tab/>
      </w:r>
      <w:r>
        <w:tab/>
      </w:r>
      <w:r>
        <w:tab/>
      </w:r>
      <w:r>
        <w:tab/>
      </w:r>
    </w:p>
    <w:p w14:paraId="3484DAC4" w14:textId="2E438BAD" w:rsidR="005143C3" w:rsidRDefault="005143C3" w:rsidP="005143C3"/>
    <w:p w14:paraId="67C94F2B" w14:textId="77777777" w:rsidR="005143C3" w:rsidRDefault="005143C3" w:rsidP="005143C3">
      <w:r>
        <w:tab/>
      </w:r>
      <w:r>
        <w:tab/>
      </w:r>
    </w:p>
    <w:p w14:paraId="30EF06C7" w14:textId="77777777" w:rsidR="005143C3" w:rsidRPr="00965FCB" w:rsidRDefault="005143C3" w:rsidP="005143C3">
      <w:pPr>
        <w:rPr>
          <w:b/>
          <w:u w:val="single"/>
        </w:rPr>
      </w:pPr>
      <w:r w:rsidRPr="00965FCB">
        <w:rPr>
          <w:b/>
          <w:u w:val="single"/>
        </w:rPr>
        <w:t>RÉFÉRENCES DE FACTURATION</w:t>
      </w:r>
      <w:r w:rsidRPr="00965FCB">
        <w:rPr>
          <w:b/>
          <w:u w:val="single"/>
        </w:rPr>
        <w:tab/>
      </w:r>
      <w:r w:rsidRPr="00965FCB">
        <w:tab/>
      </w:r>
    </w:p>
    <w:p w14:paraId="5CE3D82F" w14:textId="528195EA" w:rsidR="005143C3" w:rsidRDefault="005143C3" w:rsidP="00383D82">
      <w:pPr>
        <w:pStyle w:val="Paragraphedeliste"/>
        <w:numPr>
          <w:ilvl w:val="0"/>
          <w:numId w:val="2"/>
        </w:numPr>
        <w:spacing w:after="0" w:line="276" w:lineRule="auto"/>
      </w:pPr>
      <w:r>
        <w:t>N° Facture interne :</w:t>
      </w:r>
      <w:r>
        <w:tab/>
      </w:r>
      <w:r w:rsidRPr="0070736C">
        <w:rPr>
          <w:b/>
          <w:sz w:val="28"/>
        </w:rPr>
        <w:t>BNETD/INT/_____/_____/2025/____</w:t>
      </w:r>
      <w:r w:rsidR="0070736C">
        <w:rPr>
          <w:rStyle w:val="Appelnotedebasdep"/>
        </w:rPr>
        <w:footnoteReference w:id="2"/>
      </w:r>
      <w:r>
        <w:tab/>
      </w:r>
    </w:p>
    <w:p w14:paraId="2BE95F63" w14:textId="1A4DFA54" w:rsidR="005143C3" w:rsidRDefault="005143C3" w:rsidP="00383D82">
      <w:pPr>
        <w:pStyle w:val="Paragraphedeliste"/>
        <w:numPr>
          <w:ilvl w:val="0"/>
          <w:numId w:val="2"/>
        </w:numPr>
        <w:spacing w:after="0" w:line="276" w:lineRule="auto"/>
      </w:pPr>
      <w:r>
        <w:t>Date d’émission :</w:t>
      </w:r>
      <w:ins w:id="9" w:author="Yves-Patrick EBOUA" w:date="2025-12-10T11:27:00Z" w16du:dateUtc="2025-12-10T10:27:00Z">
        <w:r w:rsidR="00BC7AA4">
          <w:t xml:space="preserve"> {{</w:t>
        </w:r>
        <w:proofErr w:type="spellStart"/>
        <w:r w:rsidR="00BC7AA4">
          <w:t>date_emission</w:t>
        </w:r>
        <w:proofErr w:type="spellEnd"/>
        <w:r w:rsidR="00BC7AA4">
          <w:t>}}</w:t>
        </w:r>
      </w:ins>
      <w:r>
        <w:tab/>
      </w:r>
      <w:r>
        <w:tab/>
      </w:r>
    </w:p>
    <w:p w14:paraId="79D83C91" w14:textId="0F00195B" w:rsidR="009E541F" w:rsidRDefault="005143C3" w:rsidP="00383D82">
      <w:pPr>
        <w:pStyle w:val="Paragraphedeliste"/>
        <w:numPr>
          <w:ilvl w:val="0"/>
          <w:numId w:val="2"/>
        </w:numPr>
        <w:spacing w:after="0" w:line="276" w:lineRule="auto"/>
      </w:pPr>
      <w:r>
        <w:t>Période concernée :</w:t>
      </w:r>
      <w:ins w:id="10" w:author="Yves-Patrick EBOUA" w:date="2025-12-10T11:28:00Z" w16du:dateUtc="2025-12-10T10:28:00Z">
        <w:r w:rsidR="00BC7AA4">
          <w:t xml:space="preserve"> {{</w:t>
        </w:r>
        <w:proofErr w:type="spellStart"/>
        <w:r w:rsidR="00BC7AA4">
          <w:t>période_concernee</w:t>
        </w:r>
        <w:proofErr w:type="spellEnd"/>
        <w:r w:rsidR="00BC7AA4">
          <w:t>}}</w:t>
        </w:r>
      </w:ins>
    </w:p>
    <w:p w14:paraId="32FD2A6A" w14:textId="1B39DB36" w:rsidR="005143C3" w:rsidRDefault="009E541F" w:rsidP="00383D82">
      <w:pPr>
        <w:pStyle w:val="Paragraphedeliste"/>
        <w:numPr>
          <w:ilvl w:val="0"/>
          <w:numId w:val="2"/>
        </w:numPr>
        <w:spacing w:after="0" w:line="276" w:lineRule="auto"/>
      </w:pPr>
      <w:r>
        <w:t>Numéro OTFI :</w:t>
      </w:r>
      <w:r w:rsidR="005143C3">
        <w:tab/>
      </w:r>
      <w:ins w:id="11" w:author="Yves-Patrick EBOUA" w:date="2025-12-10T11:28:00Z" w16du:dateUtc="2025-12-10T10:28:00Z">
        <w:r w:rsidR="00BC7AA4">
          <w:t>{{</w:t>
        </w:r>
        <w:proofErr w:type="spellStart"/>
        <w:r w:rsidR="00BC7AA4">
          <w:t>numero_otfi</w:t>
        </w:r>
        <w:proofErr w:type="spellEnd"/>
        <w:r w:rsidR="00BC7AA4">
          <w:t>}}</w:t>
        </w:r>
      </w:ins>
      <w:r w:rsidR="005143C3">
        <w:tab/>
      </w:r>
    </w:p>
    <w:p w14:paraId="5421654A" w14:textId="3B5D9C7A" w:rsidR="00FE0518" w:rsidRDefault="005011CD" w:rsidP="004E19BF">
      <w:pPr>
        <w:pStyle w:val="Paragraphedeliste"/>
        <w:numPr>
          <w:ilvl w:val="0"/>
          <w:numId w:val="2"/>
        </w:numPr>
        <w:spacing w:after="0" w:line="276" w:lineRule="auto"/>
      </w:pPr>
      <w:r>
        <w:t xml:space="preserve">Code </w:t>
      </w:r>
      <w:r w:rsidR="00FA058D">
        <w:t>sous-</w:t>
      </w:r>
      <w:r>
        <w:t>projet :</w:t>
      </w:r>
      <w:ins w:id="12" w:author="Yves-Patrick EBOUA" w:date="2025-12-10T11:28:00Z" w16du:dateUtc="2025-12-10T10:28:00Z">
        <w:r w:rsidR="00BC7AA4">
          <w:t xml:space="preserve"> {{</w:t>
        </w:r>
        <w:proofErr w:type="spellStart"/>
        <w:r w:rsidR="00BC7AA4">
          <w:t>code_sous_projet</w:t>
        </w:r>
        <w:proofErr w:type="spellEnd"/>
        <w:r w:rsidR="00BC7AA4">
          <w:t>}}</w:t>
        </w:r>
      </w:ins>
      <w:r w:rsidR="005143C3">
        <w:tab/>
      </w:r>
    </w:p>
    <w:p w14:paraId="7C0732DC" w14:textId="27D5E791" w:rsidR="00A973C2" w:rsidRDefault="005143C3" w:rsidP="00FA6CFC">
      <w:pPr>
        <w:pStyle w:val="Paragraphedeliste"/>
        <w:spacing w:after="0" w:line="276" w:lineRule="auto"/>
      </w:pPr>
      <w:r>
        <w:tab/>
      </w:r>
    </w:p>
    <w:tbl>
      <w:tblPr>
        <w:tblW w:w="11115" w:type="dxa"/>
        <w:tblInd w:w="-84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35"/>
        <w:gridCol w:w="587"/>
        <w:gridCol w:w="2532"/>
        <w:gridCol w:w="2056"/>
        <w:gridCol w:w="1090"/>
        <w:gridCol w:w="1385"/>
        <w:gridCol w:w="1771"/>
        <w:gridCol w:w="2620"/>
      </w:tblGrid>
      <w:tr w:rsidR="0017415A" w:rsidRPr="00A973C2" w14:paraId="638FBAA4" w14:textId="77777777" w:rsidTr="004E19BF">
        <w:trPr>
          <w:trHeight w:val="426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4ADD718D" w14:textId="77777777" w:rsidR="0017415A" w:rsidRPr="00A973C2" w:rsidRDefault="0017415A" w:rsidP="00A97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A973C2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N°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2C5A0032" w14:textId="77777777" w:rsidR="0017415A" w:rsidRPr="00A973C2" w:rsidRDefault="0017415A" w:rsidP="00A97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A973C2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Désignation de la prestation</w:t>
            </w:r>
          </w:p>
        </w:tc>
        <w:tc>
          <w:tcPr>
            <w:tcW w:w="1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13C64D11" w14:textId="049E5BC2" w:rsidR="0017415A" w:rsidRPr="00A973C2" w:rsidRDefault="0017415A" w:rsidP="00A97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Type de prestation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</w:tcPr>
          <w:p w14:paraId="42072CD4" w14:textId="520F97B4" w:rsidR="0017415A" w:rsidRDefault="001741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A973C2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Unité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398742EB" w14:textId="262A5B8E" w:rsidR="0017415A" w:rsidRPr="00A973C2" w:rsidRDefault="0017415A" w:rsidP="00A97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Quantité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151EFEA0" w14:textId="77777777" w:rsidR="0017415A" w:rsidRPr="00A973C2" w:rsidRDefault="0017415A" w:rsidP="00A97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A973C2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P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 xml:space="preserve">rix </w:t>
            </w:r>
            <w:r w:rsidRPr="00A973C2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U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 xml:space="preserve">nitaire </w:t>
            </w:r>
            <w:r w:rsidRPr="00A973C2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(FCFA)</w:t>
            </w:r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611AFE04" w14:textId="77777777" w:rsidR="0017415A" w:rsidRPr="00A973C2" w:rsidRDefault="0017415A" w:rsidP="00A973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</w:pPr>
            <w:r w:rsidRPr="00A973C2">
              <w:rPr>
                <w:rFonts w:ascii="Calibri" w:eastAsia="Times New Roman" w:hAnsi="Calibri" w:cs="Calibri"/>
                <w:b/>
                <w:bCs/>
                <w:color w:val="FFFFFF"/>
                <w:lang w:eastAsia="fr-FR"/>
              </w:rPr>
              <w:t>Montant (FCFA)</w:t>
            </w:r>
          </w:p>
        </w:tc>
      </w:tr>
      <w:tr w:rsidR="0017415A" w:rsidRPr="00A973C2" w14:paraId="4E82AE2C" w14:textId="77777777" w:rsidTr="004E19BF">
        <w:trPr>
          <w:trHeight w:val="426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80198" w14:textId="20AA5C80" w:rsidR="0017415A" w:rsidRPr="00A973C2" w:rsidRDefault="0017415A" w:rsidP="00A973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973C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  <w:ins w:id="13" w:author="Yves-Patrick EBOUA" w:date="2025-12-10T12:01:00Z">
              <w:r w:rsidR="00391BD4" w:rsidRPr="00391BD4">
                <w:rPr>
                  <w:rFonts w:ascii="Calibri" w:eastAsia="Times New Roman" w:hAnsi="Calibri" w:cs="Calibri"/>
                  <w:color w:val="000000"/>
                  <w:lang w:eastAsia="fr-FR"/>
                </w:rPr>
                <w:t xml:space="preserve">{% for ligne in lignes </w:t>
              </w:r>
              <w:proofErr w:type="gramStart"/>
              <w:r w:rsidR="00391BD4" w:rsidRPr="00391BD4">
                <w:rPr>
                  <w:rFonts w:ascii="Calibri" w:eastAsia="Times New Roman" w:hAnsi="Calibri" w:cs="Calibri"/>
                  <w:color w:val="000000"/>
                  <w:lang w:eastAsia="fr-FR"/>
                </w:rPr>
                <w:t xml:space="preserve">%}{{ </w:t>
              </w:r>
              <w:proofErr w:type="spellStart"/>
              <w:r w:rsidR="00391BD4" w:rsidRPr="00391BD4">
                <w:rPr>
                  <w:rFonts w:ascii="Calibri" w:eastAsia="Times New Roman" w:hAnsi="Calibri" w:cs="Calibri"/>
                  <w:color w:val="000000"/>
                  <w:lang w:eastAsia="fr-FR"/>
                </w:rPr>
                <w:t>ligne</w:t>
              </w:r>
              <w:proofErr w:type="gramEnd"/>
              <w:r w:rsidR="00391BD4" w:rsidRPr="00391BD4">
                <w:rPr>
                  <w:rFonts w:ascii="Calibri" w:eastAsia="Times New Roman" w:hAnsi="Calibri" w:cs="Calibri"/>
                  <w:color w:val="000000"/>
                  <w:lang w:eastAsia="fr-FR"/>
                </w:rPr>
                <w:t>.numero</w:t>
              </w:r>
              <w:proofErr w:type="spellEnd"/>
              <w:r w:rsidR="00391BD4" w:rsidRPr="00391BD4">
                <w:rPr>
                  <w:rFonts w:ascii="Calibri" w:eastAsia="Times New Roman" w:hAnsi="Calibri" w:cs="Calibri"/>
                  <w:color w:val="000000"/>
                  <w:lang w:eastAsia="fr-FR"/>
                </w:rPr>
                <w:t xml:space="preserve"> }}</w:t>
              </w:r>
            </w:ins>
          </w:p>
        </w:tc>
        <w:tc>
          <w:tcPr>
            <w:tcW w:w="3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1D9CC" w14:textId="46BBEE80" w:rsidR="0017415A" w:rsidRPr="00A973C2" w:rsidRDefault="0017415A" w:rsidP="00A973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del w:id="14" w:author="Yves-Patrick EBOUA" w:date="2025-12-10T12:01:00Z" w16du:dateUtc="2025-12-10T11:01:00Z">
              <w:r w:rsidRPr="00A973C2" w:rsidDel="00391BD4">
                <w:rPr>
                  <w:rFonts w:ascii="Calibri" w:eastAsia="Times New Roman" w:hAnsi="Calibri" w:cs="Calibri"/>
                  <w:color w:val="000000"/>
                  <w:lang w:eastAsia="fr-FR"/>
                </w:rPr>
                <w:delText> </w:delText>
              </w:r>
            </w:del>
            <w:proofErr w:type="gramStart"/>
            <w:ins w:id="15" w:author="Yves-Patrick EBOUA" w:date="2025-12-10T12:01:00Z">
              <w:r w:rsidR="00391BD4" w:rsidRPr="00391BD4">
                <w:rPr>
                  <w:rFonts w:ascii="Calibri" w:eastAsia="Times New Roman" w:hAnsi="Calibri" w:cs="Calibri"/>
                  <w:color w:val="000000"/>
                  <w:lang w:eastAsia="fr-FR"/>
                </w:rPr>
                <w:t>{{ ligne</w:t>
              </w:r>
              <w:proofErr w:type="gramEnd"/>
              <w:r w:rsidR="00391BD4" w:rsidRPr="00391BD4">
                <w:rPr>
                  <w:rFonts w:ascii="Calibri" w:eastAsia="Times New Roman" w:hAnsi="Calibri" w:cs="Calibri"/>
                  <w:color w:val="000000"/>
                  <w:lang w:eastAsia="fr-FR"/>
                </w:rPr>
                <w:t>.designation }}</w:t>
              </w:r>
            </w:ins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D15B8" w14:textId="1F573737" w:rsidR="0017415A" w:rsidRPr="00A973C2" w:rsidRDefault="0017415A" w:rsidP="00A973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973C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  <w:proofErr w:type="gramStart"/>
            <w:ins w:id="16" w:author="Yves-Patrick EBOUA" w:date="2025-12-10T12:01:00Z">
              <w:r w:rsidR="00391BD4" w:rsidRPr="00391BD4">
                <w:rPr>
                  <w:rFonts w:ascii="Calibri" w:eastAsia="Times New Roman" w:hAnsi="Calibri" w:cs="Calibri"/>
                  <w:color w:val="000000"/>
                  <w:lang w:eastAsia="fr-FR"/>
                </w:rPr>
                <w:t>{{ ligne</w:t>
              </w:r>
              <w:proofErr w:type="gramEnd"/>
              <w:r w:rsidR="00391BD4" w:rsidRPr="00391BD4">
                <w:rPr>
                  <w:rFonts w:ascii="Calibri" w:eastAsia="Times New Roman" w:hAnsi="Calibri" w:cs="Calibri"/>
                  <w:color w:val="000000"/>
                  <w:lang w:eastAsia="fr-FR"/>
                </w:rPr>
                <w:t>.type_prestation }}</w:t>
              </w:r>
            </w:ins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A650FA" w14:textId="70595E84" w:rsidR="0017415A" w:rsidRPr="00A973C2" w:rsidRDefault="00391BD4" w:rsidP="00A973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gramStart"/>
            <w:ins w:id="17" w:author="Yves-Patrick EBOUA" w:date="2025-12-10T12:01:00Z">
              <w:r w:rsidRPr="00391BD4">
                <w:rPr>
                  <w:rFonts w:ascii="Calibri" w:eastAsia="Times New Roman" w:hAnsi="Calibri" w:cs="Calibri"/>
                  <w:color w:val="000000"/>
                  <w:lang w:eastAsia="fr-FR"/>
                </w:rPr>
                <w:t>{{ ligne</w:t>
              </w:r>
              <w:proofErr w:type="gramEnd"/>
              <w:r w:rsidRPr="00391BD4">
                <w:rPr>
                  <w:rFonts w:ascii="Calibri" w:eastAsia="Times New Roman" w:hAnsi="Calibri" w:cs="Calibri"/>
                  <w:color w:val="000000"/>
                  <w:lang w:eastAsia="fr-FR"/>
                </w:rPr>
                <w:t>.unite }}</w:t>
              </w:r>
            </w:ins>
          </w:p>
        </w:tc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6E693" w14:textId="01F064F0" w:rsidR="0017415A" w:rsidRPr="00A973C2" w:rsidRDefault="0017415A" w:rsidP="00A973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973C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  <w:ins w:id="18" w:author="Yves-Patrick EBOUA" w:date="2025-12-10T12:01:00Z">
              <w:r w:rsidR="00391BD4" w:rsidRPr="00391BD4">
                <w:rPr>
                  <w:rFonts w:ascii="Calibri" w:eastAsia="Times New Roman" w:hAnsi="Calibri" w:cs="Calibri"/>
                  <w:color w:val="000000"/>
                  <w:lang w:eastAsia="fr-FR"/>
                </w:rPr>
                <w:t>{{ ligne.quantite }}</w:t>
              </w:r>
            </w:ins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847C2" w14:textId="331A2570" w:rsidR="0017415A" w:rsidRPr="00A973C2" w:rsidRDefault="0017415A" w:rsidP="00A973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973C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  <w:ins w:id="19" w:author="Yves-Patrick EBOUA" w:date="2025-12-10T12:02:00Z">
              <w:r w:rsidR="00391BD4" w:rsidRPr="00391BD4">
                <w:rPr>
                  <w:rFonts w:ascii="Calibri" w:eastAsia="Times New Roman" w:hAnsi="Calibri" w:cs="Calibri"/>
                  <w:color w:val="000000"/>
                  <w:lang w:eastAsia="fr-FR"/>
                </w:rPr>
                <w:t>{{ ligne.prix_unitaire }}</w:t>
              </w:r>
            </w:ins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59359" w14:textId="6FA0E9B6" w:rsidR="0017415A" w:rsidRPr="00A973C2" w:rsidRDefault="0017415A" w:rsidP="00A973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973C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  <w:ins w:id="20" w:author="Yves-Patrick EBOUA" w:date="2025-12-10T12:02:00Z">
              <w:r w:rsidR="00391BD4" w:rsidRPr="00391BD4">
                <w:rPr>
                  <w:rFonts w:ascii="Calibri" w:eastAsia="Times New Roman" w:hAnsi="Calibri" w:cs="Calibri"/>
                  <w:color w:val="000000"/>
                  <w:lang w:eastAsia="fr-FR"/>
                </w:rPr>
                <w:t xml:space="preserve">{{ </w:t>
              </w:r>
              <w:proofErr w:type="spellStart"/>
              <w:r w:rsidR="00391BD4" w:rsidRPr="00391BD4">
                <w:rPr>
                  <w:rFonts w:ascii="Calibri" w:eastAsia="Times New Roman" w:hAnsi="Calibri" w:cs="Calibri"/>
                  <w:color w:val="000000"/>
                  <w:lang w:eastAsia="fr-FR"/>
                </w:rPr>
                <w:t>ligne.montant</w:t>
              </w:r>
              <w:proofErr w:type="spellEnd"/>
              <w:r w:rsidR="00391BD4" w:rsidRPr="00391BD4">
                <w:rPr>
                  <w:rFonts w:ascii="Calibri" w:eastAsia="Times New Roman" w:hAnsi="Calibri" w:cs="Calibri"/>
                  <w:color w:val="000000"/>
                  <w:lang w:eastAsia="fr-FR"/>
                </w:rPr>
                <w:t xml:space="preserve"> }}``{% </w:t>
              </w:r>
              <w:proofErr w:type="spellStart"/>
              <w:r w:rsidR="00391BD4" w:rsidRPr="00391BD4">
                <w:rPr>
                  <w:rFonts w:ascii="Calibri" w:eastAsia="Times New Roman" w:hAnsi="Calibri" w:cs="Calibri"/>
                  <w:color w:val="000000"/>
                  <w:lang w:eastAsia="fr-FR"/>
                </w:rPr>
                <w:t>endfor</w:t>
              </w:r>
              <w:proofErr w:type="spellEnd"/>
              <w:r w:rsidR="00391BD4" w:rsidRPr="00391BD4">
                <w:rPr>
                  <w:rFonts w:ascii="Calibri" w:eastAsia="Times New Roman" w:hAnsi="Calibri" w:cs="Calibri"/>
                  <w:color w:val="000000"/>
                  <w:lang w:eastAsia="fr-FR"/>
                </w:rPr>
                <w:t xml:space="preserve"> %}</w:t>
              </w:r>
            </w:ins>
          </w:p>
        </w:tc>
      </w:tr>
      <w:tr w:rsidR="0017415A" w:rsidRPr="00A973C2" w14:paraId="408BFFB5" w14:textId="77777777" w:rsidTr="004E19BF">
        <w:trPr>
          <w:trHeight w:val="426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0BCF5" w14:textId="77777777" w:rsidR="0017415A" w:rsidRPr="00A973C2" w:rsidRDefault="0017415A" w:rsidP="00A973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973C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3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DB6DB" w14:textId="77777777" w:rsidR="0017415A" w:rsidRPr="00A973C2" w:rsidRDefault="0017415A" w:rsidP="00A973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973C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CBDB6" w14:textId="77777777" w:rsidR="0017415A" w:rsidRPr="00A973C2" w:rsidRDefault="0017415A" w:rsidP="00A973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973C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E61AAD" w14:textId="77777777" w:rsidR="0017415A" w:rsidRPr="00A973C2" w:rsidRDefault="0017415A" w:rsidP="00A973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6B3E7" w14:textId="15085D0B" w:rsidR="0017415A" w:rsidRPr="00A973C2" w:rsidRDefault="0017415A" w:rsidP="00A973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973C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07505" w14:textId="77777777" w:rsidR="0017415A" w:rsidRPr="00A973C2" w:rsidRDefault="0017415A" w:rsidP="00A973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973C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611F7" w14:textId="77777777" w:rsidR="0017415A" w:rsidRPr="00A973C2" w:rsidRDefault="0017415A" w:rsidP="00A973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973C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17415A" w:rsidRPr="00A973C2" w14:paraId="03CF2789" w14:textId="77777777" w:rsidTr="004E19BF">
        <w:trPr>
          <w:trHeight w:val="426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D8776" w14:textId="77777777" w:rsidR="0017415A" w:rsidRPr="00A973C2" w:rsidRDefault="0017415A" w:rsidP="00A973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973C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31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2A95D" w14:textId="77777777" w:rsidR="0017415A" w:rsidRPr="00A973C2" w:rsidRDefault="0017415A" w:rsidP="00A973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del w:id="21" w:author="Yves-Patrick EBOUA" w:date="2025-12-10T12:00:00Z" w16du:dateUtc="2025-12-10T11:00:00Z">
              <w:r w:rsidRPr="00A973C2" w:rsidDel="00391BD4">
                <w:rPr>
                  <w:rFonts w:ascii="Calibri" w:eastAsia="Times New Roman" w:hAnsi="Calibri" w:cs="Calibri"/>
                  <w:color w:val="000000"/>
                  <w:lang w:eastAsia="fr-FR"/>
                </w:rPr>
                <w:delText> </w:delText>
              </w:r>
            </w:del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8130D" w14:textId="77777777" w:rsidR="0017415A" w:rsidRPr="00A973C2" w:rsidRDefault="0017415A" w:rsidP="00A973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973C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EA77E4" w14:textId="77777777" w:rsidR="0017415A" w:rsidRPr="00A973C2" w:rsidRDefault="0017415A" w:rsidP="00A973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FB164" w14:textId="505A9A9E" w:rsidR="0017415A" w:rsidRPr="00A973C2" w:rsidRDefault="0017415A" w:rsidP="00A973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973C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510BC" w14:textId="77777777" w:rsidR="0017415A" w:rsidRPr="00A973C2" w:rsidRDefault="0017415A" w:rsidP="00A973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973C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FDA1B" w14:textId="77777777" w:rsidR="0017415A" w:rsidRPr="00A973C2" w:rsidRDefault="0017415A" w:rsidP="00A973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A973C2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17415A" w:rsidRPr="00A973C2" w14:paraId="2B1C453A" w14:textId="77777777" w:rsidTr="004E19BF">
        <w:trPr>
          <w:trHeight w:val="426"/>
        </w:trPr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59AFDB" w14:textId="77777777" w:rsidR="0017415A" w:rsidRPr="00A973C2" w:rsidRDefault="0017415A" w:rsidP="00A973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lang w:eastAsia="fr-FR"/>
              </w:rPr>
            </w:pPr>
          </w:p>
        </w:tc>
        <w:tc>
          <w:tcPr>
            <w:tcW w:w="735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100F7" w14:textId="4D629E24" w:rsidR="0017415A" w:rsidRPr="00A973C2" w:rsidRDefault="0017415A" w:rsidP="00A973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lang w:eastAsia="fr-FR"/>
              </w:rPr>
            </w:pPr>
            <w:r w:rsidRPr="00A973C2">
              <w:rPr>
                <w:rFonts w:ascii="Calibri" w:eastAsia="Times New Roman" w:hAnsi="Calibri" w:cs="Calibri"/>
                <w:b/>
                <w:bCs/>
                <w:lang w:eastAsia="fr-FR"/>
              </w:rPr>
              <w:t>TOTAL HT</w:t>
            </w:r>
          </w:p>
        </w:tc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EC584" w14:textId="47570CDE" w:rsidR="0017415A" w:rsidRPr="00A973C2" w:rsidRDefault="00391BD4" w:rsidP="00A973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lang w:eastAsia="fr-FR"/>
              </w:rPr>
            </w:pPr>
            <w:ins w:id="22" w:author="Yves-Patrick EBOUA" w:date="2025-12-10T12:02:00Z">
              <w:r w:rsidRPr="00391BD4">
                <w:rPr>
                  <w:rFonts w:ascii="Calibri" w:eastAsia="Times New Roman" w:hAnsi="Calibri" w:cs="Calibri"/>
                  <w:b/>
                  <w:bCs/>
                  <w:lang w:eastAsia="fr-FR"/>
                </w:rPr>
                <w:t xml:space="preserve">{{ </w:t>
              </w:r>
              <w:proofErr w:type="spellStart"/>
              <w:r w:rsidRPr="00391BD4">
                <w:rPr>
                  <w:rFonts w:ascii="Calibri" w:eastAsia="Times New Roman" w:hAnsi="Calibri" w:cs="Calibri"/>
                  <w:b/>
                  <w:bCs/>
                  <w:lang w:eastAsia="fr-FR"/>
                </w:rPr>
                <w:t>total_ht</w:t>
              </w:r>
              <w:proofErr w:type="spellEnd"/>
              <w:r w:rsidRPr="00391BD4">
                <w:rPr>
                  <w:rFonts w:ascii="Calibri" w:eastAsia="Times New Roman" w:hAnsi="Calibri" w:cs="Calibri"/>
                  <w:b/>
                  <w:bCs/>
                  <w:lang w:eastAsia="fr-FR"/>
                </w:rPr>
                <w:t xml:space="preserve"> }}</w:t>
              </w:r>
            </w:ins>
          </w:p>
        </w:tc>
      </w:tr>
    </w:tbl>
    <w:p w14:paraId="7698879A" w14:textId="0A6BE10C" w:rsidR="00A973C2" w:rsidRDefault="005143C3" w:rsidP="00A973C2">
      <w:pPr>
        <w:spacing w:after="0"/>
      </w:pPr>
      <w:r>
        <w:tab/>
      </w:r>
    </w:p>
    <w:p w14:paraId="67A53304" w14:textId="78D46EB1" w:rsidR="00DE68A1" w:rsidRDefault="00DE68A1" w:rsidP="00A973C2">
      <w:pPr>
        <w:spacing w:after="0"/>
      </w:pPr>
      <w:r>
        <w:t xml:space="preserve">Arrêté la présente facture à la somme </w:t>
      </w:r>
      <w:r w:rsidR="00C621C0">
        <w:rPr>
          <w:rStyle w:val="Appelnotedebasdep"/>
        </w:rPr>
        <w:footnoteReference w:id="3"/>
      </w:r>
      <w:r>
        <w:t xml:space="preserve">de : </w:t>
      </w:r>
      <w:ins w:id="23" w:author="Yves-Patrick EBOUA" w:date="2025-12-10T11:29:00Z" w16du:dateUtc="2025-12-10T10:29:00Z">
        <w:r w:rsidR="00BC7AA4">
          <w:t>{{</w:t>
        </w:r>
        <w:proofErr w:type="spellStart"/>
        <w:r w:rsidR="00BC7AA4">
          <w:t>somme_facture</w:t>
        </w:r>
        <w:proofErr w:type="spellEnd"/>
        <w:r w:rsidR="00BC7AA4">
          <w:t>}}</w:t>
        </w:r>
      </w:ins>
    </w:p>
    <w:p w14:paraId="65BC3261" w14:textId="77777777" w:rsidR="00DE68A1" w:rsidRDefault="00DE68A1" w:rsidP="00965FCB">
      <w:pPr>
        <w:spacing w:after="0" w:line="240" w:lineRule="auto"/>
        <w:jc w:val="center"/>
        <w:rPr>
          <w:rFonts w:ascii="Calibri" w:eastAsia="Times New Roman" w:hAnsi="Calibri" w:cs="Calibri"/>
          <w:b/>
          <w:bCs/>
          <w:u w:val="single"/>
          <w:lang w:eastAsia="fr-FR"/>
        </w:rPr>
      </w:pPr>
    </w:p>
    <w:p w14:paraId="54970E5D" w14:textId="28CD4426" w:rsidR="00A973C2" w:rsidRPr="00965FCB" w:rsidRDefault="00A973C2" w:rsidP="00965FCB">
      <w:pPr>
        <w:spacing w:after="0" w:line="240" w:lineRule="auto"/>
        <w:jc w:val="center"/>
        <w:rPr>
          <w:rFonts w:ascii="Calibri" w:eastAsia="Times New Roman" w:hAnsi="Calibri" w:cs="Calibri"/>
          <w:b/>
          <w:bCs/>
          <w:u w:val="single"/>
          <w:lang w:eastAsia="fr-FR"/>
        </w:rPr>
      </w:pPr>
      <w:r w:rsidRPr="00A973C2">
        <w:rPr>
          <w:rFonts w:ascii="Calibri" w:eastAsia="Times New Roman" w:hAnsi="Calibri" w:cs="Calibri"/>
          <w:b/>
          <w:bCs/>
          <w:u w:val="single"/>
          <w:lang w:eastAsia="fr-FR"/>
        </w:rPr>
        <w:t>VALIDATIONS INTERNES</w:t>
      </w:r>
    </w:p>
    <w:tbl>
      <w:tblPr>
        <w:tblStyle w:val="Grilledutableau"/>
        <w:tblpPr w:leftFromText="141" w:rightFromText="141" w:vertAnchor="text" w:horzAnchor="margin" w:tblpXSpec="center" w:tblpY="235"/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2515"/>
        <w:gridCol w:w="1985"/>
        <w:gridCol w:w="2268"/>
        <w:gridCol w:w="2771"/>
      </w:tblGrid>
      <w:tr w:rsidR="00DA53E4" w:rsidRPr="0070736C" w14:paraId="44E01344" w14:textId="77777777" w:rsidTr="00DA53E4">
        <w:trPr>
          <w:trHeight w:val="356"/>
        </w:trPr>
        <w:tc>
          <w:tcPr>
            <w:tcW w:w="2016" w:type="dxa"/>
          </w:tcPr>
          <w:p w14:paraId="420EE385" w14:textId="18EFDF89" w:rsidR="00C60713" w:rsidRPr="0070736C" w:rsidRDefault="00C60713" w:rsidP="00C60713">
            <w:pPr>
              <w:jc w:val="center"/>
              <w:rPr>
                <w:b/>
                <w:sz w:val="20"/>
              </w:rPr>
            </w:pPr>
            <w:r w:rsidRPr="0070736C">
              <w:rPr>
                <w:b/>
                <w:sz w:val="20"/>
              </w:rPr>
              <w:t xml:space="preserve">CAF </w:t>
            </w:r>
            <w:r w:rsidR="00DA53E4">
              <w:rPr>
                <w:b/>
                <w:sz w:val="20"/>
              </w:rPr>
              <w:t>SECONDAIRE</w:t>
            </w:r>
          </w:p>
        </w:tc>
        <w:tc>
          <w:tcPr>
            <w:tcW w:w="2515" w:type="dxa"/>
          </w:tcPr>
          <w:p w14:paraId="503B4812" w14:textId="2B7AE3D9" w:rsidR="00C60713" w:rsidRPr="0070736C" w:rsidRDefault="00C60713" w:rsidP="00C60713">
            <w:pPr>
              <w:jc w:val="center"/>
              <w:rPr>
                <w:b/>
                <w:sz w:val="20"/>
              </w:rPr>
            </w:pPr>
            <w:r w:rsidRPr="0070736C">
              <w:rPr>
                <w:b/>
                <w:sz w:val="20"/>
              </w:rPr>
              <w:t>PRESTATAIRE SECONDAIRE</w:t>
            </w:r>
          </w:p>
        </w:tc>
        <w:tc>
          <w:tcPr>
            <w:tcW w:w="1985" w:type="dxa"/>
          </w:tcPr>
          <w:p w14:paraId="0D48C3D1" w14:textId="455F3BC6" w:rsidR="00C60713" w:rsidRPr="0070736C" w:rsidRDefault="00C60713" w:rsidP="00C60713">
            <w:pPr>
              <w:jc w:val="center"/>
              <w:rPr>
                <w:b/>
                <w:sz w:val="20"/>
              </w:rPr>
            </w:pPr>
            <w:r w:rsidRPr="0070736C">
              <w:rPr>
                <w:b/>
                <w:sz w:val="20"/>
              </w:rPr>
              <w:t xml:space="preserve">CAF </w:t>
            </w:r>
            <w:r w:rsidR="00314457">
              <w:rPr>
                <w:b/>
                <w:sz w:val="20"/>
              </w:rPr>
              <w:t>PRINCIPAL</w:t>
            </w:r>
          </w:p>
        </w:tc>
        <w:tc>
          <w:tcPr>
            <w:tcW w:w="2268" w:type="dxa"/>
          </w:tcPr>
          <w:p w14:paraId="3B8CE445" w14:textId="6D8CBCFA" w:rsidR="00C60713" w:rsidRPr="0070736C" w:rsidRDefault="00C60713" w:rsidP="00C60713">
            <w:pPr>
              <w:jc w:val="center"/>
              <w:rPr>
                <w:b/>
                <w:sz w:val="20"/>
              </w:rPr>
            </w:pPr>
            <w:r w:rsidRPr="0070736C">
              <w:rPr>
                <w:b/>
                <w:sz w:val="20"/>
              </w:rPr>
              <w:t>PRESTATAIRE PRINCIPAL</w:t>
            </w:r>
          </w:p>
        </w:tc>
        <w:tc>
          <w:tcPr>
            <w:tcW w:w="2771" w:type="dxa"/>
          </w:tcPr>
          <w:p w14:paraId="271DFF83" w14:textId="77777777" w:rsidR="00C60713" w:rsidRPr="0070736C" w:rsidRDefault="00C60713" w:rsidP="00C60713">
            <w:pPr>
              <w:jc w:val="center"/>
              <w:rPr>
                <w:b/>
                <w:sz w:val="20"/>
              </w:rPr>
            </w:pPr>
            <w:r w:rsidRPr="0070736C">
              <w:rPr>
                <w:b/>
                <w:sz w:val="20"/>
              </w:rPr>
              <w:t>DFC</w:t>
            </w:r>
          </w:p>
        </w:tc>
      </w:tr>
      <w:tr w:rsidR="00DA53E4" w:rsidRPr="0070736C" w14:paraId="3ED83A38" w14:textId="77777777" w:rsidTr="00DA53E4">
        <w:trPr>
          <w:trHeight w:val="413"/>
        </w:trPr>
        <w:tc>
          <w:tcPr>
            <w:tcW w:w="2016" w:type="dxa"/>
          </w:tcPr>
          <w:p w14:paraId="36E0C1FE" w14:textId="77777777" w:rsidR="00C60713" w:rsidRPr="0070736C" w:rsidRDefault="00C60713" w:rsidP="00C60713">
            <w:pPr>
              <w:jc w:val="center"/>
              <w:rPr>
                <w:b/>
                <w:i/>
                <w:sz w:val="20"/>
              </w:rPr>
            </w:pPr>
            <w:r w:rsidRPr="0070736C">
              <w:rPr>
                <w:b/>
                <w:i/>
                <w:sz w:val="20"/>
              </w:rPr>
              <w:t>DA-CAF</w:t>
            </w:r>
          </w:p>
          <w:p w14:paraId="0B5A0589" w14:textId="7A64EAE8" w:rsidR="00C60713" w:rsidRPr="0070736C" w:rsidRDefault="00C60713" w:rsidP="00C60713">
            <w:pPr>
              <w:jc w:val="center"/>
              <w:rPr>
                <w:b/>
                <w:i/>
                <w:sz w:val="20"/>
              </w:rPr>
            </w:pPr>
            <w:r w:rsidRPr="0070736C">
              <w:rPr>
                <w:bCs/>
                <w:i/>
                <w:sz w:val="20"/>
                <w:szCs w:val="20"/>
              </w:rPr>
              <w:t>(Date et signature)</w:t>
            </w:r>
          </w:p>
        </w:tc>
        <w:tc>
          <w:tcPr>
            <w:tcW w:w="2515" w:type="dxa"/>
            <w:vAlign w:val="center"/>
          </w:tcPr>
          <w:p w14:paraId="6746CA4A" w14:textId="77777777" w:rsidR="00C60713" w:rsidRPr="0070736C" w:rsidRDefault="00C60713" w:rsidP="00C60713">
            <w:pPr>
              <w:jc w:val="center"/>
              <w:rPr>
                <w:b/>
                <w:i/>
                <w:sz w:val="20"/>
              </w:rPr>
            </w:pPr>
            <w:r w:rsidRPr="0070736C">
              <w:rPr>
                <w:b/>
                <w:i/>
                <w:sz w:val="20"/>
              </w:rPr>
              <w:t xml:space="preserve">Directeur de POLE/ Département </w:t>
            </w:r>
          </w:p>
          <w:p w14:paraId="00AE0E87" w14:textId="31BD8CB0" w:rsidR="00C60713" w:rsidRPr="0070736C" w:rsidRDefault="00C60713" w:rsidP="00C60713">
            <w:pPr>
              <w:jc w:val="center"/>
              <w:rPr>
                <w:b/>
                <w:i/>
                <w:sz w:val="20"/>
              </w:rPr>
            </w:pPr>
            <w:r w:rsidRPr="0070736C">
              <w:rPr>
                <w:bCs/>
                <w:i/>
                <w:sz w:val="20"/>
                <w:szCs w:val="20"/>
              </w:rPr>
              <w:t>(Date et signature)</w:t>
            </w:r>
          </w:p>
        </w:tc>
        <w:tc>
          <w:tcPr>
            <w:tcW w:w="1985" w:type="dxa"/>
          </w:tcPr>
          <w:p w14:paraId="612C1513" w14:textId="77777777" w:rsidR="00C60713" w:rsidRPr="0070736C" w:rsidRDefault="00C60713" w:rsidP="00C60713">
            <w:pPr>
              <w:jc w:val="center"/>
              <w:rPr>
                <w:b/>
                <w:i/>
                <w:sz w:val="20"/>
              </w:rPr>
            </w:pPr>
            <w:r w:rsidRPr="0070736C">
              <w:rPr>
                <w:b/>
                <w:i/>
                <w:sz w:val="20"/>
              </w:rPr>
              <w:t>DA-CAF</w:t>
            </w:r>
          </w:p>
          <w:p w14:paraId="528189F9" w14:textId="68B9BB0D" w:rsidR="00C60713" w:rsidRPr="0070736C" w:rsidRDefault="00C60713" w:rsidP="00C60713">
            <w:pPr>
              <w:jc w:val="center"/>
              <w:rPr>
                <w:b/>
                <w:i/>
                <w:sz w:val="20"/>
              </w:rPr>
            </w:pPr>
            <w:r w:rsidRPr="0070736C">
              <w:rPr>
                <w:bCs/>
                <w:i/>
                <w:sz w:val="20"/>
                <w:szCs w:val="20"/>
              </w:rPr>
              <w:t>(Date et signature)</w:t>
            </w:r>
          </w:p>
        </w:tc>
        <w:tc>
          <w:tcPr>
            <w:tcW w:w="2268" w:type="dxa"/>
            <w:vAlign w:val="center"/>
          </w:tcPr>
          <w:p w14:paraId="28A5E182" w14:textId="77777777" w:rsidR="00C60713" w:rsidRPr="0070736C" w:rsidRDefault="00C60713" w:rsidP="00C60713">
            <w:pPr>
              <w:jc w:val="center"/>
              <w:rPr>
                <w:b/>
                <w:i/>
                <w:sz w:val="20"/>
              </w:rPr>
            </w:pPr>
            <w:r w:rsidRPr="0070736C">
              <w:rPr>
                <w:b/>
                <w:i/>
                <w:sz w:val="20"/>
              </w:rPr>
              <w:t xml:space="preserve">Directeur de POLE/ Département </w:t>
            </w:r>
          </w:p>
          <w:p w14:paraId="129033EB" w14:textId="531C6594" w:rsidR="00C60713" w:rsidRPr="0070736C" w:rsidRDefault="00C60713" w:rsidP="00C60713">
            <w:pPr>
              <w:jc w:val="center"/>
              <w:rPr>
                <w:b/>
                <w:i/>
                <w:sz w:val="20"/>
              </w:rPr>
            </w:pPr>
            <w:r w:rsidRPr="0070736C">
              <w:rPr>
                <w:bCs/>
                <w:i/>
                <w:sz w:val="20"/>
                <w:szCs w:val="20"/>
              </w:rPr>
              <w:t>(Date et signature)</w:t>
            </w:r>
          </w:p>
        </w:tc>
        <w:tc>
          <w:tcPr>
            <w:tcW w:w="2771" w:type="dxa"/>
            <w:vAlign w:val="center"/>
          </w:tcPr>
          <w:p w14:paraId="41246BB4" w14:textId="77777777" w:rsidR="00C60713" w:rsidRPr="0070736C" w:rsidRDefault="00C60713" w:rsidP="00C60713">
            <w:pPr>
              <w:jc w:val="center"/>
              <w:rPr>
                <w:b/>
                <w:i/>
                <w:sz w:val="20"/>
              </w:rPr>
            </w:pPr>
            <w:r w:rsidRPr="0070736C">
              <w:rPr>
                <w:b/>
                <w:i/>
                <w:sz w:val="20"/>
              </w:rPr>
              <w:t xml:space="preserve">Directeur de Département </w:t>
            </w:r>
          </w:p>
          <w:p w14:paraId="2D44AE1C" w14:textId="77777777" w:rsidR="00C60713" w:rsidRPr="0070736C" w:rsidRDefault="00C60713" w:rsidP="00C60713">
            <w:pPr>
              <w:jc w:val="center"/>
              <w:rPr>
                <w:b/>
                <w:i/>
                <w:sz w:val="20"/>
              </w:rPr>
            </w:pPr>
            <w:r w:rsidRPr="0070736C">
              <w:rPr>
                <w:bCs/>
                <w:i/>
                <w:sz w:val="20"/>
                <w:szCs w:val="20"/>
              </w:rPr>
              <w:t>(Date et signature)</w:t>
            </w:r>
          </w:p>
        </w:tc>
      </w:tr>
      <w:tr w:rsidR="00DA53E4" w14:paraId="33B4DA7A" w14:textId="77777777" w:rsidTr="00DA53E4">
        <w:trPr>
          <w:trHeight w:val="1340"/>
        </w:trPr>
        <w:tc>
          <w:tcPr>
            <w:tcW w:w="2016" w:type="dxa"/>
            <w:vAlign w:val="center"/>
          </w:tcPr>
          <w:p w14:paraId="083E4C37" w14:textId="77777777" w:rsidR="00A973C2" w:rsidRDefault="00A973C2" w:rsidP="00A973C2"/>
        </w:tc>
        <w:tc>
          <w:tcPr>
            <w:tcW w:w="2515" w:type="dxa"/>
          </w:tcPr>
          <w:p w14:paraId="58FE9399" w14:textId="77777777" w:rsidR="00A973C2" w:rsidRDefault="00A973C2" w:rsidP="00A973C2"/>
        </w:tc>
        <w:tc>
          <w:tcPr>
            <w:tcW w:w="1985" w:type="dxa"/>
          </w:tcPr>
          <w:p w14:paraId="39714892" w14:textId="77777777" w:rsidR="00A973C2" w:rsidRDefault="00A973C2" w:rsidP="00A973C2"/>
        </w:tc>
        <w:tc>
          <w:tcPr>
            <w:tcW w:w="2268" w:type="dxa"/>
          </w:tcPr>
          <w:p w14:paraId="49F9E9C5" w14:textId="77777777" w:rsidR="00A973C2" w:rsidRDefault="00A973C2" w:rsidP="00A973C2"/>
        </w:tc>
        <w:tc>
          <w:tcPr>
            <w:tcW w:w="2771" w:type="dxa"/>
            <w:vAlign w:val="center"/>
          </w:tcPr>
          <w:p w14:paraId="138A1784" w14:textId="77777777" w:rsidR="00A973C2" w:rsidRDefault="00A973C2" w:rsidP="00A973C2"/>
        </w:tc>
      </w:tr>
    </w:tbl>
    <w:p w14:paraId="25F943B2" w14:textId="2A6CD0F6" w:rsidR="00965FCB" w:rsidRPr="0070736C" w:rsidRDefault="00965FCB" w:rsidP="0070736C">
      <w:pPr>
        <w:tabs>
          <w:tab w:val="left" w:pos="3283"/>
        </w:tabs>
      </w:pPr>
    </w:p>
    <w:sectPr w:rsidR="00965FCB" w:rsidRPr="0070736C" w:rsidSect="004E19BF">
      <w:footerReference w:type="default" r:id="rId13"/>
      <w:pgSz w:w="11906" w:h="16838"/>
      <w:pgMar w:top="1417" w:right="1417" w:bottom="1417" w:left="1417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0D894" w14:textId="77777777" w:rsidR="00CE398B" w:rsidRDefault="00CE398B" w:rsidP="00965FCB">
      <w:pPr>
        <w:spacing w:after="0" w:line="240" w:lineRule="auto"/>
      </w:pPr>
      <w:r>
        <w:separator/>
      </w:r>
    </w:p>
  </w:endnote>
  <w:endnote w:type="continuationSeparator" w:id="0">
    <w:p w14:paraId="2C35D6FC" w14:textId="77777777" w:rsidR="00CE398B" w:rsidRDefault="00CE398B" w:rsidP="00965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49495" w14:textId="7184ECD3" w:rsidR="00965FCB" w:rsidRPr="0070736C" w:rsidRDefault="00965FCB" w:rsidP="00965FCB">
    <w:pPr>
      <w:spacing w:after="0" w:line="240" w:lineRule="auto"/>
      <w:rPr>
        <w:rFonts w:ascii="Calibri" w:eastAsia="Times New Roman" w:hAnsi="Calibri" w:cs="Calibri"/>
        <w:b/>
        <w:i/>
        <w:color w:val="000000"/>
        <w:lang w:eastAsia="fr-FR"/>
      </w:rPr>
    </w:pPr>
    <w:r w:rsidRPr="0070736C">
      <w:rPr>
        <w:rFonts w:ascii="Calibri" w:eastAsia="Times New Roman" w:hAnsi="Calibri" w:cs="Calibri"/>
        <w:b/>
        <w:i/>
        <w:color w:val="000000"/>
        <w:lang w:eastAsia="fr-FR"/>
      </w:rPr>
      <w:t>NB : Prière joindre u</w:t>
    </w:r>
    <w:r w:rsidRPr="00965FCB">
      <w:rPr>
        <w:rFonts w:ascii="Calibri" w:eastAsia="Times New Roman" w:hAnsi="Calibri" w:cs="Calibri"/>
        <w:b/>
        <w:i/>
        <w:color w:val="000000"/>
        <w:lang w:eastAsia="fr-FR"/>
      </w:rPr>
      <w:t>ne copie de l'accord des parties</w:t>
    </w:r>
  </w:p>
  <w:p w14:paraId="7085078B" w14:textId="77777777" w:rsidR="00965FCB" w:rsidRPr="0070736C" w:rsidRDefault="00965FCB" w:rsidP="00965FCB">
    <w:pPr>
      <w:spacing w:after="0" w:line="240" w:lineRule="auto"/>
      <w:rPr>
        <w:rFonts w:ascii="Calibri" w:eastAsia="Times New Roman" w:hAnsi="Calibri" w:cs="Calibri"/>
        <w:b/>
        <w:i/>
        <w:color w:val="000000"/>
        <w:lang w:eastAsia="fr-FR"/>
      </w:rPr>
    </w:pPr>
  </w:p>
  <w:p w14:paraId="3A7F6385" w14:textId="2ABB53DB" w:rsidR="00965FCB" w:rsidRPr="0070736C" w:rsidRDefault="00965FCB" w:rsidP="00965FCB">
    <w:pPr>
      <w:pStyle w:val="Pieddepage"/>
      <w:rPr>
        <w:b/>
        <w:bCs/>
        <w:i/>
        <w:iCs/>
        <w:sz w:val="18"/>
        <w:szCs w:val="20"/>
      </w:rPr>
    </w:pPr>
    <w:r w:rsidRPr="0070736C">
      <w:rPr>
        <w:rFonts w:ascii="Arial" w:hAnsi="Arial" w:cs="Arial"/>
        <w:b/>
        <w:i/>
        <w:sz w:val="20"/>
      </w:rPr>
      <w:t xml:space="preserve">CODE : BNE-DFC-  </w:t>
    </w:r>
    <w:proofErr w:type="gramStart"/>
    <w:r w:rsidRPr="0070736C">
      <w:rPr>
        <w:rFonts w:ascii="Arial" w:hAnsi="Arial" w:cs="Arial"/>
        <w:b/>
        <w:i/>
        <w:sz w:val="20"/>
      </w:rPr>
      <w:t xml:space="preserve">  ,</w:t>
    </w:r>
    <w:proofErr w:type="gramEnd"/>
    <w:r w:rsidRPr="0070736C">
      <w:rPr>
        <w:rFonts w:ascii="Arial" w:hAnsi="Arial" w:cs="Arial"/>
        <w:b/>
        <w:i/>
        <w:sz w:val="20"/>
      </w:rPr>
      <w:t xml:space="preserve"> version 00, Date : </w:t>
    </w:r>
    <w:ins w:id="24" w:author="Yves-Patrick EBOUA" w:date="2025-12-10T11:30:00Z" w16du:dateUtc="2025-12-10T10:30:00Z">
      <w:r w:rsidR="00BC7AA4">
        <w:rPr>
          <w:rFonts w:ascii="Arial" w:hAnsi="Arial" w:cs="Arial"/>
          <w:b/>
          <w:i/>
          <w:sz w:val="20"/>
        </w:rPr>
        <w:t>{{</w:t>
      </w:r>
      <w:proofErr w:type="spellStart"/>
      <w:r w:rsidR="00BC7AA4">
        <w:rPr>
          <w:rFonts w:ascii="Arial" w:hAnsi="Arial" w:cs="Arial"/>
          <w:b/>
          <w:i/>
          <w:sz w:val="20"/>
        </w:rPr>
        <w:t>date_du_jour</w:t>
      </w:r>
      <w:proofErr w:type="spellEnd"/>
      <w:r w:rsidR="00BC7AA4">
        <w:rPr>
          <w:rFonts w:ascii="Arial" w:hAnsi="Arial" w:cs="Arial"/>
          <w:b/>
          <w:i/>
          <w:sz w:val="20"/>
        </w:rPr>
        <w:t>}}</w:t>
      </w:r>
    </w:ins>
    <w:del w:id="25" w:author="Yves-Patrick EBOUA" w:date="2025-12-10T11:30:00Z" w16du:dateUtc="2025-12-10T10:30:00Z">
      <w:r w:rsidRPr="0070736C" w:rsidDel="00BC7AA4">
        <w:rPr>
          <w:rFonts w:ascii="Arial" w:hAnsi="Arial" w:cs="Arial"/>
          <w:b/>
          <w:i/>
          <w:sz w:val="20"/>
        </w:rPr>
        <w:delText>xx/xx/2025</w:delText>
      </w:r>
    </w:del>
    <w:r w:rsidRPr="0070736C">
      <w:rPr>
        <w:rFonts w:ascii="Arial" w:hAnsi="Arial" w:cs="Arial"/>
        <w:b/>
        <w:i/>
        <w:sz w:val="20"/>
      </w:rPr>
      <w:t>, Page 1/1</w:t>
    </w:r>
  </w:p>
  <w:p w14:paraId="4419C141" w14:textId="77777777" w:rsidR="00965FCB" w:rsidRPr="00965FCB" w:rsidRDefault="00965FCB" w:rsidP="00965FCB">
    <w:pPr>
      <w:spacing w:after="0" w:line="240" w:lineRule="auto"/>
      <w:rPr>
        <w:rFonts w:ascii="Calibri" w:eastAsia="Times New Roman" w:hAnsi="Calibri" w:cs="Calibri"/>
        <w:color w:val="000000"/>
        <w:lang w:eastAsia="fr-FR"/>
      </w:rPr>
    </w:pPr>
  </w:p>
  <w:p w14:paraId="2B17AF95" w14:textId="77777777" w:rsidR="00965FCB" w:rsidRDefault="00965FC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A1F25" w14:textId="77777777" w:rsidR="00CE398B" w:rsidRDefault="00CE398B" w:rsidP="00965FCB">
      <w:pPr>
        <w:spacing w:after="0" w:line="240" w:lineRule="auto"/>
      </w:pPr>
      <w:r>
        <w:separator/>
      </w:r>
    </w:p>
  </w:footnote>
  <w:footnote w:type="continuationSeparator" w:id="0">
    <w:p w14:paraId="20867317" w14:textId="77777777" w:rsidR="00CE398B" w:rsidRDefault="00CE398B" w:rsidP="00965FCB">
      <w:pPr>
        <w:spacing w:after="0" w:line="240" w:lineRule="auto"/>
      </w:pPr>
      <w:r>
        <w:continuationSeparator/>
      </w:r>
    </w:p>
  </w:footnote>
  <w:footnote w:id="1">
    <w:p w14:paraId="4A27E28A" w14:textId="77777777" w:rsidR="004201CB" w:rsidRDefault="00965FCB" w:rsidP="0070736C">
      <w:pPr>
        <w:spacing w:after="0"/>
        <w:rPr>
          <w:i/>
          <w:sz w:val="16"/>
        </w:rPr>
      </w:pPr>
      <w:r>
        <w:rPr>
          <w:rStyle w:val="Appelnotedebasdep"/>
        </w:rPr>
        <w:footnoteRef/>
      </w:r>
      <w:r>
        <w:t xml:space="preserve"> </w:t>
      </w:r>
      <w:r w:rsidRPr="004E19BF">
        <w:rPr>
          <w:i/>
          <w:sz w:val="16"/>
        </w:rPr>
        <w:t xml:space="preserve">Cette facture interne formalise la valorisation des prestations réalisées par le prestataire secondaire dans le cadre du projet mentionné ci-dessus. Elle ne constitue pas un document fiscal mais un justificatif comptable interne conformément à la procédure de cession interne </w:t>
      </w:r>
    </w:p>
    <w:p w14:paraId="63B4377A" w14:textId="137E48F3" w:rsidR="00965FCB" w:rsidRPr="004E19BF" w:rsidRDefault="00965FCB" w:rsidP="0070736C">
      <w:pPr>
        <w:spacing w:after="0"/>
        <w:rPr>
          <w:i/>
          <w:sz w:val="16"/>
        </w:rPr>
      </w:pPr>
      <w:r w:rsidRPr="004E19BF">
        <w:rPr>
          <w:i/>
          <w:sz w:val="16"/>
        </w:rPr>
        <w:t>BNE-DFC-PDRXX</w:t>
      </w:r>
      <w:r w:rsidR="009B4FF6">
        <w:rPr>
          <w:i/>
          <w:sz w:val="16"/>
        </w:rPr>
        <w:t xml:space="preserve"> et est non soumis à la TVA</w:t>
      </w:r>
    </w:p>
    <w:p w14:paraId="7B1B9C69" w14:textId="77777777" w:rsidR="0070736C" w:rsidRPr="0070736C" w:rsidRDefault="0070736C" w:rsidP="0070736C">
      <w:pPr>
        <w:spacing w:after="0"/>
        <w:rPr>
          <w:sz w:val="18"/>
        </w:rPr>
      </w:pPr>
    </w:p>
  </w:footnote>
  <w:footnote w:id="2">
    <w:p w14:paraId="506110A4" w14:textId="665B24FD" w:rsidR="0070736C" w:rsidRPr="004E19BF" w:rsidRDefault="0070736C">
      <w:pPr>
        <w:pStyle w:val="Notedebasdepage"/>
        <w:rPr>
          <w:b/>
          <w:i/>
        </w:rPr>
      </w:pPr>
      <w:r>
        <w:rPr>
          <w:rStyle w:val="Appelnotedebasdep"/>
        </w:rPr>
        <w:footnoteRef/>
      </w:r>
      <w:r>
        <w:t xml:space="preserve"> </w:t>
      </w:r>
      <w:r w:rsidRPr="004E19BF">
        <w:rPr>
          <w:i/>
        </w:rPr>
        <w:t xml:space="preserve">Code : </w:t>
      </w:r>
      <w:r w:rsidRPr="004E19BF">
        <w:rPr>
          <w:b/>
          <w:i/>
        </w:rPr>
        <w:t>POLE/DEPT/ANNEE/N° exemple : DG/DEFI/2025/003</w:t>
      </w:r>
    </w:p>
    <w:p w14:paraId="51A6E396" w14:textId="77777777" w:rsidR="0070736C" w:rsidRDefault="0070736C">
      <w:pPr>
        <w:pStyle w:val="Notedebasdepage"/>
      </w:pPr>
    </w:p>
  </w:footnote>
  <w:footnote w:id="3">
    <w:p w14:paraId="0B3CD300" w14:textId="635CA8A9" w:rsidR="00C621C0" w:rsidRDefault="00C621C0">
      <w:pPr>
        <w:pStyle w:val="Notedebasdepage"/>
      </w:pPr>
      <w:r>
        <w:rPr>
          <w:rStyle w:val="Appelnotedebasdep"/>
        </w:rPr>
        <w:footnoteRef/>
      </w:r>
      <w:r w:rsidRPr="004E19BF">
        <w:rPr>
          <w:i/>
        </w:rPr>
        <w:t xml:space="preserve"> Montant dû en lettre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60764"/>
    <w:multiLevelType w:val="hybridMultilevel"/>
    <w:tmpl w:val="75C6A8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5D542B"/>
    <w:multiLevelType w:val="hybridMultilevel"/>
    <w:tmpl w:val="62F4AB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FD2C32"/>
    <w:multiLevelType w:val="hybridMultilevel"/>
    <w:tmpl w:val="612E9D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748199">
    <w:abstractNumId w:val="0"/>
  </w:num>
  <w:num w:numId="2" w16cid:durableId="1841234421">
    <w:abstractNumId w:val="1"/>
  </w:num>
  <w:num w:numId="3" w16cid:durableId="1222518149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ves-Patrick EBOUA">
    <w15:presenceInfo w15:providerId="AD" w15:userId="S-1-5-21-3085411425-3106508917-4292245060-478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C3"/>
    <w:rsid w:val="00007950"/>
    <w:rsid w:val="00051F23"/>
    <w:rsid w:val="0017415A"/>
    <w:rsid w:val="00314457"/>
    <w:rsid w:val="00381BDB"/>
    <w:rsid w:val="00383D82"/>
    <w:rsid w:val="00391BD4"/>
    <w:rsid w:val="004201CB"/>
    <w:rsid w:val="004E19BF"/>
    <w:rsid w:val="005011CD"/>
    <w:rsid w:val="005143C3"/>
    <w:rsid w:val="005406E7"/>
    <w:rsid w:val="005472DA"/>
    <w:rsid w:val="005969EA"/>
    <w:rsid w:val="0067279D"/>
    <w:rsid w:val="006C7EF5"/>
    <w:rsid w:val="0070736C"/>
    <w:rsid w:val="007A614C"/>
    <w:rsid w:val="007F3DBA"/>
    <w:rsid w:val="008E5BA8"/>
    <w:rsid w:val="00965FCB"/>
    <w:rsid w:val="009B4FF6"/>
    <w:rsid w:val="009C52C6"/>
    <w:rsid w:val="009E541F"/>
    <w:rsid w:val="00A02DBC"/>
    <w:rsid w:val="00A06717"/>
    <w:rsid w:val="00A210F9"/>
    <w:rsid w:val="00A96C6D"/>
    <w:rsid w:val="00A973C2"/>
    <w:rsid w:val="00AA7C7F"/>
    <w:rsid w:val="00B33882"/>
    <w:rsid w:val="00BC7AA4"/>
    <w:rsid w:val="00C14186"/>
    <w:rsid w:val="00C45699"/>
    <w:rsid w:val="00C60713"/>
    <w:rsid w:val="00C621C0"/>
    <w:rsid w:val="00CB0F45"/>
    <w:rsid w:val="00CE398B"/>
    <w:rsid w:val="00CF527C"/>
    <w:rsid w:val="00D14444"/>
    <w:rsid w:val="00DA53E4"/>
    <w:rsid w:val="00DE68A1"/>
    <w:rsid w:val="00DF3043"/>
    <w:rsid w:val="00ED6B55"/>
    <w:rsid w:val="00F52626"/>
    <w:rsid w:val="00F853CE"/>
    <w:rsid w:val="00FA058D"/>
    <w:rsid w:val="00FA6CFC"/>
    <w:rsid w:val="00FE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B8AC2"/>
  <w15:chartTrackingRefBased/>
  <w15:docId w15:val="{5D71803B-86E6-4C0C-8883-A7CD2BB98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143C3"/>
    <w:pPr>
      <w:ind w:left="720"/>
      <w:contextualSpacing/>
    </w:pPr>
  </w:style>
  <w:style w:type="table" w:styleId="Grilledutableau">
    <w:name w:val="Table Grid"/>
    <w:basedOn w:val="TableauNormal"/>
    <w:uiPriority w:val="39"/>
    <w:rsid w:val="00A973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965F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5FCB"/>
  </w:style>
  <w:style w:type="paragraph" w:styleId="Pieddepage">
    <w:name w:val="footer"/>
    <w:basedOn w:val="Normal"/>
    <w:link w:val="PieddepageCar"/>
    <w:uiPriority w:val="99"/>
    <w:unhideWhenUsed/>
    <w:rsid w:val="00965F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5FCB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965FCB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965FCB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965FCB"/>
    <w:rPr>
      <w:vertAlign w:val="superscript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607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60713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21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Rvision">
    <w:name w:val="Revision"/>
    <w:hidden/>
    <w:uiPriority w:val="99"/>
    <w:semiHidden/>
    <w:rsid w:val="00BC7A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2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0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549DD824E92949B171A1B1A91FB029" ma:contentTypeVersion="13" ma:contentTypeDescription="Crée un document." ma:contentTypeScope="" ma:versionID="04df5499be7a43e46db0288c6f1b4bf5">
  <xsd:schema xmlns:xsd="http://www.w3.org/2001/XMLSchema" xmlns:xs="http://www.w3.org/2001/XMLSchema" xmlns:p="http://schemas.microsoft.com/office/2006/metadata/properties" xmlns:ns2="942c6e24-1265-4765-ad47-f698efbd76cc" xmlns:ns3="92994b80-901e-4a92-9219-8bea05e1c100" targetNamespace="http://schemas.microsoft.com/office/2006/metadata/properties" ma:root="true" ma:fieldsID="01e5dbd009cf7c3065482839f9829b73" ns2:_="" ns3:_="">
    <xsd:import namespace="942c6e24-1265-4765-ad47-f698efbd76cc"/>
    <xsd:import namespace="92994b80-901e-4a92-9219-8bea05e1c1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2c6e24-1265-4765-ad47-f698efbd76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06eee98-bcaa-474f-aff7-7559d743e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994b80-901e-4a92-9219-8bea05e1c10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2c6e24-1265-4765-ad47-f698efbd76c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478BEB5-4A50-4458-A56D-F81FA39BCF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6FE873D-4643-45DE-8857-83B61AD189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2c6e24-1265-4765-ad47-f698efbd76cc"/>
    <ds:schemaRef ds:uri="92994b80-901e-4a92-9219-8bea05e1c1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B0268C5-F6A3-4464-984D-3C4F533C816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DD4933E-E5E3-4AFB-BEA0-BC5BD02533DF}">
  <ds:schemaRefs>
    <ds:schemaRef ds:uri="http://schemas.microsoft.com/office/2006/metadata/properties"/>
    <ds:schemaRef ds:uri="http://schemas.microsoft.com/office/infopath/2007/PartnerControls"/>
    <ds:schemaRef ds:uri="942c6e24-1265-4765-ad47-f698efbd7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175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Manzan Ingrid EBOUA</dc:creator>
  <cp:keywords/>
  <dc:description/>
  <cp:lastModifiedBy>Yves-Patrick EBOUA</cp:lastModifiedBy>
  <cp:revision>35</cp:revision>
  <dcterms:created xsi:type="dcterms:W3CDTF">2025-10-23T10:53:00Z</dcterms:created>
  <dcterms:modified xsi:type="dcterms:W3CDTF">2025-12-10T11:02:00Z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0x010100F0549DD824E92949B171A1B1A91FB029</vt:lpwstr>
  </property>
  <property fmtid="{D5CDD505-2E9C-101B-9397-08002B2CF9AE}" pid="3" name="MediaServiceImageTags">
    <vt:lpwstr/>
  </property>
</Properties>
</file>